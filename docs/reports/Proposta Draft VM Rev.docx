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7D00" w14:textId="77777777" w:rsidR="00727B11" w:rsidRPr="00727B11" w:rsidRDefault="00727B11" w:rsidP="0072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Descrição do Problema e Objetivos</w:t>
      </w:r>
    </w:p>
    <w:p w14:paraId="50620DF0" w14:textId="0A8B2246" w:rsidR="00D651AA" w:rsidRDefault="00727B11" w:rsidP="00580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gestão d</w:t>
      </w:r>
      <w:r w:rsidR="00D651A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 um serviço envolve atividades de planeamento, execução, verificação e melhoria. </w:t>
      </w:r>
    </w:p>
    <w:p w14:paraId="5D2D9AA7" w14:textId="77777777" w:rsidR="00D651AA" w:rsidRDefault="00D651AA" w:rsidP="00580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Estas atividades são, geralmente, anuais e ocorrem em datas definidas por ano.</w:t>
      </w:r>
    </w:p>
    <w:p w14:paraId="4B4979F1" w14:textId="6A78EE4A" w:rsidR="00D651AA" w:rsidRDefault="00D651AA" w:rsidP="00580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Atualmente, não existe qualquer aplicação que permita a </w:t>
      </w:r>
      <w:del w:id="0" w:author="Daniel" w:date="2026-02-27T15:18:00Z" w16du:dateUtc="2026-02-27T15:18:00Z">
        <w:r w:rsidDel="005802F8">
          <w:rPr>
            <w:rFonts w:ascii="Times New Roman" w:eastAsia="Times New Roman" w:hAnsi="Times New Roman" w:cs="Times New Roman"/>
            <w:kern w:val="0"/>
            <w:lang w:eastAsia="pt-PT"/>
            <w14:ligatures w14:val="none"/>
          </w:rPr>
          <w:delText xml:space="preserve">tramitação </w:delText>
        </w:r>
      </w:del>
      <w:ins w:id="1" w:author="Daniel" w:date="2026-02-27T15:18:00Z" w16du:dateUtc="2026-02-27T15:18:00Z">
        <w:r w:rsidR="005802F8">
          <w:rPr>
            <w:rFonts w:ascii="Times New Roman" w:eastAsia="Times New Roman" w:hAnsi="Times New Roman" w:cs="Times New Roman"/>
            <w:kern w:val="0"/>
            <w:lang w:eastAsia="pt-PT"/>
            <w14:ligatures w14:val="none"/>
          </w:rPr>
          <w:t>transição</w:t>
        </w:r>
        <w:r w:rsidR="005802F8">
          <w:rPr>
            <w:rFonts w:ascii="Times New Roman" w:eastAsia="Times New Roman" w:hAnsi="Times New Roman" w:cs="Times New Roman"/>
            <w:kern w:val="0"/>
            <w:lang w:eastAsia="pt-PT"/>
            <w14:ligatures w14:val="none"/>
          </w:rPr>
          <w:t xml:space="preserve"> </w:t>
        </w:r>
      </w:ins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do calendário efetivo de um ano civil para o ano seguinte obedecendo a critérios/prazos definidos pelo serviço.</w:t>
      </w:r>
    </w:p>
    <w:p w14:paraId="2EB04C2B" w14:textId="4441DBB9" w:rsidR="00D651AA" w:rsidRDefault="00D651AA" w:rsidP="005802F8">
      <w:pPr>
        <w:spacing w:after="0" w:line="240" w:lineRule="auto"/>
        <w:rPr>
          <w:ins w:id="2" w:author="Sandra Ferreira" w:date="2026-02-27T14:32:00Z"/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planeamento das tarefas anuais da equipa </w:t>
      </w:r>
      <w:r w:rsidR="00727B11"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assenta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norma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lmente </w:t>
      </w:r>
      <w:r w:rsidR="00727B11"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em ferramentas de folha de cálculo (Excel) densas e complexas, que, embora detalhadas, são propensas a erros de preenchimento e exigem um esforço manual exaustivo na transição entre anos letivos. Como se observa no cenário atual, o calendário envolve não só datas, mas também uma rede de objetivos, solicitantes e instruções específicas que precisam de ser replicadas e ajustadas anualmente. </w:t>
      </w:r>
    </w:p>
    <w:p w14:paraId="229840BE" w14:textId="573705EF" w:rsidR="00727B11" w:rsidRPr="00727B11" w:rsidRDefault="00727B11" w:rsidP="005802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projeto visa substituir esse processo manual por um sistema inteligente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numa aplicação web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capaz de automatizar a migração de dados</w:t>
      </w:r>
      <w:r w:rsidR="00D651A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64244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do calendário do ano </w:t>
      </w:r>
      <w:del w:id="3" w:author="Daniel" w:date="2026-02-27T15:20:00Z" w16du:dateUtc="2026-02-27T15:20:00Z">
        <w:r w:rsidR="00642447" w:rsidDel="005802F8">
          <w:rPr>
            <w:rFonts w:ascii="Times New Roman" w:eastAsia="Times New Roman" w:hAnsi="Times New Roman" w:cs="Times New Roman"/>
            <w:kern w:val="0"/>
            <w:lang w:eastAsia="pt-PT"/>
            <w14:ligatures w14:val="none"/>
          </w:rPr>
          <w:delText xml:space="preserve">transtao </w:delText>
        </w:r>
      </w:del>
      <w:ins w:id="4" w:author="Daniel" w:date="2026-02-27T15:20:00Z" w16du:dateUtc="2026-02-27T15:20:00Z">
        <w:r w:rsidR="005802F8">
          <w:rPr>
            <w:rFonts w:ascii="Times New Roman" w:eastAsia="Times New Roman" w:hAnsi="Times New Roman" w:cs="Times New Roman"/>
            <w:kern w:val="0"/>
            <w:lang w:eastAsia="pt-PT"/>
            <w14:ligatures w14:val="none"/>
          </w:rPr>
          <w:t>corrente</w:t>
        </w:r>
        <w:r w:rsidR="005802F8">
          <w:rPr>
            <w:rFonts w:ascii="Times New Roman" w:eastAsia="Times New Roman" w:hAnsi="Times New Roman" w:cs="Times New Roman"/>
            <w:kern w:val="0"/>
            <w:lang w:eastAsia="pt-PT"/>
            <w14:ligatures w14:val="none"/>
          </w:rPr>
          <w:t xml:space="preserve"> </w:t>
        </w:r>
      </w:ins>
      <w:r w:rsidR="0064244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para o ano seguinte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O objetivo central é centralizar o fluxo de trabalho, garantindo que as regras de negócio (como a exclusão de fins de semana e feriados) sejam aplicadas automaticamente, </w:t>
      </w:r>
      <w:r w:rsidR="0064244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agilizando o processo, 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eliminando a redundância e o risco de agendamentos indevidos.</w:t>
      </w:r>
    </w:p>
    <w:p w14:paraId="45F88766" w14:textId="77777777" w:rsidR="00727B11" w:rsidRPr="00727B11" w:rsidRDefault="00727B11" w:rsidP="0072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Requisitos Funcionais</w:t>
      </w:r>
    </w:p>
    <w:p w14:paraId="6A6F2DBE" w14:textId="35067DD6" w:rsidR="00727B11" w:rsidRPr="00727B11" w:rsidRDefault="00727B11" w:rsidP="0072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sistema deve oferecer uma gestão avançada de eventos, permitindo que um único evento (ex: "Inscrições") possua </w:t>
      </w:r>
      <w:r w:rsidRPr="00727B1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múltiplas ocorrências ao longo do ano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cada uma com a sua descrição específica, datas e destinatários. A funcionalidade crítica é o motor de migração, que transporta o histórico de um ano para o seguinte, validando cada data contra um sistema de regras flexível. Adicionalmente, a plataforma deve permitir a configuração de </w:t>
      </w:r>
      <w:r w:rsidRPr="00727B11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templates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</w:t>
      </w:r>
      <w:r w:rsidR="0064244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documentos</w:t>
      </w:r>
      <w:r w:rsidR="00642447"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="0064244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como por exemplo, modelos de email, 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associados a cada tipo de evento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promovendo um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envio de notificações proativas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para </w:t>
      </w:r>
      <w:r w:rsidR="0064244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 datas pré-programadas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O sistema inclui ainda a geração de cronogramas em formato PDF para distribuição institucional e um sistema CRUD completo para a manutenção de todos os dados do calendário.</w:t>
      </w:r>
    </w:p>
    <w:p w14:paraId="463ABC1F" w14:textId="77777777" w:rsidR="00727B11" w:rsidRPr="00727B11" w:rsidRDefault="00727B11" w:rsidP="0072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Requisitos Não Funcionais</w:t>
      </w:r>
    </w:p>
    <w:p w14:paraId="564FD2E4" w14:textId="3B522D96" w:rsidR="00727B11" w:rsidRPr="00727B11" w:rsidRDefault="00727B11" w:rsidP="0072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Ao nível dos requisitos não funcionais, a aplicação deve garantir uma </w:t>
      </w:r>
      <w:r w:rsidRPr="00727B1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fidelidade visual e funcional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supere a flexibilidade do Excel, oferecendo uma interface intuitiva que suporte a densidade de informação necessária. A </w:t>
      </w:r>
      <w:r w:rsidRPr="00727B1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integridade dos dados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é prioritária, assegurando que as regras de "dias úteis" sejam invioláveis durante o processo de migração de datas. A arquitetura deve ser modular e escalável,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 modo a</w:t>
      </w:r>
      <w:r w:rsidRPr="00727B1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garantir rapidez no acesso a calendários extensos. Por fim, o sistema deve ser preparado para uma futura expansão, permitindo a gestão de equipas e a integração com outros serviços através de uma estrutura de dados normalizada e segura.</w:t>
      </w:r>
    </w:p>
    <w:p w14:paraId="7A47BB6A" w14:textId="77777777" w:rsidR="000C7658" w:rsidRPr="00727B11" w:rsidRDefault="000C7658" w:rsidP="00727B11"/>
    <w:sectPr w:rsidR="000C7658" w:rsidRPr="00727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">
    <w15:presenceInfo w15:providerId="None" w15:userId="Daniel"/>
  </w15:person>
  <w15:person w15:author="Sandra Ferreira">
    <w15:presenceInfo w15:providerId="AD" w15:userId="S::sandra.ferreira@isel.pt::718c56aa-017c-4100-8bae-4d4c49bcc7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86"/>
    <w:rsid w:val="000C7658"/>
    <w:rsid w:val="00137186"/>
    <w:rsid w:val="005802F8"/>
    <w:rsid w:val="00642447"/>
    <w:rsid w:val="00727B11"/>
    <w:rsid w:val="008A136E"/>
    <w:rsid w:val="00D651AA"/>
    <w:rsid w:val="00D80FB1"/>
    <w:rsid w:val="00ED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895B"/>
  <w15:chartTrackingRefBased/>
  <w15:docId w15:val="{5BF417FC-AA81-4402-A7DD-D2DC188A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3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3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3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3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3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3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3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3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3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3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3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3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371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3718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37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3718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37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37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3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3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3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3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3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37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18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371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3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3718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37186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5802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435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3</cp:revision>
  <dcterms:created xsi:type="dcterms:W3CDTF">2026-02-27T14:37:00Z</dcterms:created>
  <dcterms:modified xsi:type="dcterms:W3CDTF">2026-02-27T15:21:00Z</dcterms:modified>
</cp:coreProperties>
</file>